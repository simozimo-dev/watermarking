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1756F" w14:textId="77777777" w:rsidR="00630A8A" w:rsidRDefault="00630A8A"/>
    <w:p w14:paraId="1FD6B614" w14:textId="77777777" w:rsidR="003D011D" w:rsidRDefault="003D011D"/>
    <w:p w14:paraId="16B9A6F8" w14:textId="77777777" w:rsidR="003D011D" w:rsidRDefault="003D011D"/>
    <w:p w14:paraId="247C106B" w14:textId="77777777" w:rsidR="003D011D" w:rsidRDefault="003D011D"/>
    <w:p w14:paraId="6AEC477A" w14:textId="77777777" w:rsidR="003D011D" w:rsidRDefault="003D011D"/>
    <w:p w14:paraId="7579204E" w14:textId="77777777" w:rsidR="003D011D" w:rsidRDefault="003D011D"/>
    <w:p w14:paraId="251BF982" w14:textId="77777777" w:rsidR="003D011D" w:rsidRDefault="003D011D"/>
    <w:p w14:paraId="4DBA1F16" w14:textId="77777777" w:rsidR="003D011D" w:rsidRDefault="003D011D"/>
    <w:p w14:paraId="698742C7" w14:textId="4BF7900D" w:rsidR="003D011D" w:rsidRPr="003D011D" w:rsidRDefault="003D011D" w:rsidP="003D011D">
      <w:pPr>
        <w:jc w:val="center"/>
        <w:rPr>
          <w:b/>
          <w:bCs/>
        </w:rPr>
      </w:pPr>
      <w:r w:rsidRPr="003D011D">
        <w:rPr>
          <w:b/>
          <w:bCs/>
        </w:rPr>
        <w:t>Ministero della Giustizia</w:t>
      </w:r>
    </w:p>
    <w:p w14:paraId="7A6F6985" w14:textId="4745CACE" w:rsidR="003D011D" w:rsidRPr="003D011D" w:rsidRDefault="003D011D" w:rsidP="003D011D">
      <w:pPr>
        <w:jc w:val="center"/>
        <w:rPr>
          <w:b/>
          <w:bCs/>
          <w:sz w:val="44"/>
          <w:szCs w:val="44"/>
        </w:rPr>
      </w:pPr>
      <w:r w:rsidRPr="003D011D">
        <w:rPr>
          <w:b/>
          <w:bCs/>
          <w:sz w:val="44"/>
          <w:szCs w:val="44"/>
        </w:rPr>
        <w:t>VERBALE</w:t>
      </w:r>
    </w:p>
    <w:p w14:paraId="29FE283F" w14:textId="73BF34C5" w:rsidR="003D011D" w:rsidRPr="003D011D" w:rsidRDefault="003D011D" w:rsidP="003D011D">
      <w:pPr>
        <w:jc w:val="center"/>
        <w:rPr>
          <w:b/>
          <w:bCs/>
          <w:sz w:val="44"/>
          <w:szCs w:val="44"/>
        </w:rPr>
      </w:pPr>
      <w:r w:rsidRPr="003D011D">
        <w:rPr>
          <w:b/>
          <w:bCs/>
          <w:sz w:val="44"/>
          <w:szCs w:val="44"/>
        </w:rPr>
        <w:t>Meeting del 27/08/2026</w:t>
      </w:r>
    </w:p>
    <w:p w14:paraId="2048D775" w14:textId="77777777" w:rsidR="003D011D" w:rsidRDefault="003D011D"/>
    <w:p w14:paraId="7AEFCBF2" w14:textId="77777777" w:rsidR="003D011D" w:rsidRDefault="003D011D"/>
    <w:p w14:paraId="519037EC" w14:textId="77777777" w:rsidR="003D011D" w:rsidRDefault="003D011D"/>
    <w:p w14:paraId="2F98A3B9" w14:textId="77777777" w:rsidR="003D011D" w:rsidRDefault="003D011D"/>
    <w:p w14:paraId="28127F76" w14:textId="77777777" w:rsidR="003D011D" w:rsidRDefault="003D011D"/>
    <w:p w14:paraId="17A25C91" w14:textId="77777777" w:rsidR="003D011D" w:rsidRDefault="003D011D"/>
    <w:p w14:paraId="251AC726" w14:textId="0F56CF01" w:rsidR="003D011D" w:rsidRDefault="003D011D">
      <w:r>
        <w:br w:type="page"/>
      </w:r>
    </w:p>
    <w:sdt>
      <w:sdtPr>
        <w:rPr>
          <w:rFonts w:asciiTheme="minorHAnsi" w:eastAsiaTheme="minorHAnsi" w:hAnsiTheme="minorHAnsi" w:cstheme="minorBidi"/>
          <w:color w:val="auto"/>
          <w:kern w:val="2"/>
          <w:sz w:val="22"/>
          <w:szCs w:val="22"/>
          <w:lang w:eastAsia="en-US"/>
          <w14:ligatures w14:val="standardContextual"/>
        </w:rPr>
        <w:id w:val="-1431585517"/>
        <w:docPartObj>
          <w:docPartGallery w:val="Table of Contents"/>
          <w:docPartUnique/>
        </w:docPartObj>
      </w:sdtPr>
      <w:sdtEndPr>
        <w:rPr>
          <w:b/>
          <w:bCs/>
        </w:rPr>
      </w:sdtEndPr>
      <w:sdtContent>
        <w:p w14:paraId="6B87B493" w14:textId="77777777" w:rsidR="003D011D" w:rsidRDefault="003D011D" w:rsidP="003D011D">
          <w:pPr>
            <w:pStyle w:val="TOCHeading"/>
          </w:pPr>
          <w:r>
            <w:t>Sommario</w:t>
          </w:r>
        </w:p>
        <w:p w14:paraId="2CD07E63" w14:textId="339D2BEA" w:rsidR="003D011D" w:rsidRDefault="003D011D">
          <w:pPr>
            <w:pStyle w:val="TOC1"/>
            <w:tabs>
              <w:tab w:val="right" w:leader="dot" w:pos="9628"/>
            </w:tabs>
            <w:rPr>
              <w:rFonts w:eastAsiaTheme="minorEastAsia"/>
              <w:noProof/>
              <w:sz w:val="24"/>
              <w:szCs w:val="24"/>
              <w:lang w:eastAsia="it-IT"/>
            </w:rPr>
          </w:pPr>
          <w:r>
            <w:fldChar w:fldCharType="begin"/>
          </w:r>
          <w:r>
            <w:instrText xml:space="preserve"> TOC \o "1-3" \h \z \u </w:instrText>
          </w:r>
          <w:r>
            <w:fldChar w:fldCharType="separate"/>
          </w:r>
          <w:hyperlink w:anchor="_Toc238745695" w:history="1">
            <w:r w:rsidRPr="00114408">
              <w:rPr>
                <w:rStyle w:val="Hyperlink"/>
                <w:noProof/>
              </w:rPr>
              <w:t>Partecipanti</w:t>
            </w:r>
            <w:r>
              <w:rPr>
                <w:noProof/>
                <w:webHidden/>
              </w:rPr>
              <w:tab/>
            </w:r>
            <w:r>
              <w:rPr>
                <w:noProof/>
                <w:webHidden/>
              </w:rPr>
              <w:fldChar w:fldCharType="begin"/>
            </w:r>
            <w:r>
              <w:rPr>
                <w:noProof/>
                <w:webHidden/>
              </w:rPr>
              <w:instrText xml:space="preserve"> PAGEREF _Toc238745695 \h </w:instrText>
            </w:r>
            <w:r>
              <w:rPr>
                <w:noProof/>
                <w:webHidden/>
              </w:rPr>
            </w:r>
            <w:r>
              <w:rPr>
                <w:noProof/>
                <w:webHidden/>
              </w:rPr>
              <w:fldChar w:fldCharType="separate"/>
            </w:r>
            <w:r>
              <w:rPr>
                <w:noProof/>
                <w:webHidden/>
              </w:rPr>
              <w:t>3</w:t>
            </w:r>
            <w:r>
              <w:rPr>
                <w:noProof/>
                <w:webHidden/>
              </w:rPr>
              <w:fldChar w:fldCharType="end"/>
            </w:r>
          </w:hyperlink>
        </w:p>
        <w:p w14:paraId="558D78CD" w14:textId="39BF7ACD" w:rsidR="003D011D" w:rsidRDefault="003D011D">
          <w:pPr>
            <w:pStyle w:val="TOC1"/>
            <w:tabs>
              <w:tab w:val="right" w:leader="dot" w:pos="9628"/>
            </w:tabs>
            <w:rPr>
              <w:rFonts w:eastAsiaTheme="minorEastAsia"/>
              <w:noProof/>
              <w:sz w:val="24"/>
              <w:szCs w:val="24"/>
              <w:lang w:eastAsia="it-IT"/>
            </w:rPr>
          </w:pPr>
          <w:hyperlink w:anchor="_Toc238745696" w:history="1">
            <w:r w:rsidRPr="00114408">
              <w:rPr>
                <w:rStyle w:val="Hyperlink"/>
                <w:noProof/>
              </w:rPr>
              <w:t>Obiettivo dell’incontro</w:t>
            </w:r>
            <w:r>
              <w:rPr>
                <w:noProof/>
                <w:webHidden/>
              </w:rPr>
              <w:tab/>
            </w:r>
            <w:r>
              <w:rPr>
                <w:noProof/>
                <w:webHidden/>
              </w:rPr>
              <w:fldChar w:fldCharType="begin"/>
            </w:r>
            <w:r>
              <w:rPr>
                <w:noProof/>
                <w:webHidden/>
              </w:rPr>
              <w:instrText xml:space="preserve"> PAGEREF _Toc238745696 \h </w:instrText>
            </w:r>
            <w:r>
              <w:rPr>
                <w:noProof/>
                <w:webHidden/>
              </w:rPr>
            </w:r>
            <w:r>
              <w:rPr>
                <w:noProof/>
                <w:webHidden/>
              </w:rPr>
              <w:fldChar w:fldCharType="separate"/>
            </w:r>
            <w:r>
              <w:rPr>
                <w:noProof/>
                <w:webHidden/>
              </w:rPr>
              <w:t>4</w:t>
            </w:r>
            <w:r>
              <w:rPr>
                <w:noProof/>
                <w:webHidden/>
              </w:rPr>
              <w:fldChar w:fldCharType="end"/>
            </w:r>
          </w:hyperlink>
        </w:p>
        <w:p w14:paraId="2F602C56" w14:textId="2BEAA3C5" w:rsidR="003D011D" w:rsidRDefault="003D011D">
          <w:pPr>
            <w:pStyle w:val="TOC2"/>
            <w:tabs>
              <w:tab w:val="right" w:leader="dot" w:pos="9628"/>
            </w:tabs>
            <w:rPr>
              <w:rFonts w:eastAsiaTheme="minorEastAsia"/>
              <w:noProof/>
              <w:sz w:val="24"/>
              <w:szCs w:val="24"/>
              <w:lang w:eastAsia="it-IT"/>
            </w:rPr>
          </w:pPr>
          <w:hyperlink w:anchor="_Toc238745697" w:history="1">
            <w:r w:rsidRPr="00114408">
              <w:rPr>
                <w:rStyle w:val="Hyperlink"/>
                <w:noProof/>
                <w:lang w:val="en-US"/>
              </w:rPr>
              <w:t>Use Case 3: Vincolo Area Download da Ares</w:t>
            </w:r>
            <w:r>
              <w:rPr>
                <w:noProof/>
                <w:webHidden/>
              </w:rPr>
              <w:tab/>
            </w:r>
            <w:r>
              <w:rPr>
                <w:noProof/>
                <w:webHidden/>
              </w:rPr>
              <w:fldChar w:fldCharType="begin"/>
            </w:r>
            <w:r>
              <w:rPr>
                <w:noProof/>
                <w:webHidden/>
              </w:rPr>
              <w:instrText xml:space="preserve"> PAGEREF _Toc238745697 \h </w:instrText>
            </w:r>
            <w:r>
              <w:rPr>
                <w:noProof/>
                <w:webHidden/>
              </w:rPr>
            </w:r>
            <w:r>
              <w:rPr>
                <w:noProof/>
                <w:webHidden/>
              </w:rPr>
              <w:fldChar w:fldCharType="separate"/>
            </w:r>
            <w:r>
              <w:rPr>
                <w:noProof/>
                <w:webHidden/>
              </w:rPr>
              <w:t>4</w:t>
            </w:r>
            <w:r>
              <w:rPr>
                <w:noProof/>
                <w:webHidden/>
              </w:rPr>
              <w:fldChar w:fldCharType="end"/>
            </w:r>
          </w:hyperlink>
        </w:p>
        <w:p w14:paraId="1791AD3F" w14:textId="154BC68C" w:rsidR="003D011D" w:rsidRDefault="003D011D">
          <w:pPr>
            <w:pStyle w:val="TOC2"/>
            <w:tabs>
              <w:tab w:val="right" w:leader="dot" w:pos="9628"/>
            </w:tabs>
            <w:rPr>
              <w:rFonts w:eastAsiaTheme="minorEastAsia"/>
              <w:noProof/>
              <w:sz w:val="24"/>
              <w:szCs w:val="24"/>
              <w:lang w:eastAsia="it-IT"/>
            </w:rPr>
          </w:pPr>
          <w:hyperlink w:anchor="_Toc238745698" w:history="1">
            <w:r w:rsidRPr="00114408">
              <w:rPr>
                <w:rStyle w:val="Hyperlink"/>
                <w:noProof/>
              </w:rPr>
              <w:t>Use Case 6: Monitoraggio Visualizzazione /TMP</w:t>
            </w:r>
            <w:r>
              <w:rPr>
                <w:noProof/>
                <w:webHidden/>
              </w:rPr>
              <w:tab/>
            </w:r>
            <w:r>
              <w:rPr>
                <w:noProof/>
                <w:webHidden/>
              </w:rPr>
              <w:fldChar w:fldCharType="begin"/>
            </w:r>
            <w:r>
              <w:rPr>
                <w:noProof/>
                <w:webHidden/>
              </w:rPr>
              <w:instrText xml:space="preserve"> PAGEREF _Toc238745698 \h </w:instrText>
            </w:r>
            <w:r>
              <w:rPr>
                <w:noProof/>
                <w:webHidden/>
              </w:rPr>
            </w:r>
            <w:r>
              <w:rPr>
                <w:noProof/>
                <w:webHidden/>
              </w:rPr>
              <w:fldChar w:fldCharType="separate"/>
            </w:r>
            <w:r>
              <w:rPr>
                <w:noProof/>
                <w:webHidden/>
              </w:rPr>
              <w:t>4</w:t>
            </w:r>
            <w:r>
              <w:rPr>
                <w:noProof/>
                <w:webHidden/>
              </w:rPr>
              <w:fldChar w:fldCharType="end"/>
            </w:r>
          </w:hyperlink>
        </w:p>
        <w:p w14:paraId="4AB000BC" w14:textId="5A96F83F" w:rsidR="003D011D" w:rsidRDefault="003D011D">
          <w:pPr>
            <w:pStyle w:val="TOC1"/>
            <w:tabs>
              <w:tab w:val="right" w:leader="dot" w:pos="9628"/>
            </w:tabs>
            <w:rPr>
              <w:rFonts w:eastAsiaTheme="minorEastAsia"/>
              <w:noProof/>
              <w:sz w:val="24"/>
              <w:szCs w:val="24"/>
              <w:lang w:eastAsia="it-IT"/>
            </w:rPr>
          </w:pPr>
          <w:hyperlink w:anchor="_Toc238745699" w:history="1">
            <w:r w:rsidRPr="00114408">
              <w:rPr>
                <w:rStyle w:val="Hyperlink"/>
                <w:noProof/>
              </w:rPr>
              <w:t>Discussione e approfondimenti</w:t>
            </w:r>
            <w:r>
              <w:rPr>
                <w:noProof/>
                <w:webHidden/>
              </w:rPr>
              <w:tab/>
            </w:r>
            <w:r>
              <w:rPr>
                <w:noProof/>
                <w:webHidden/>
              </w:rPr>
              <w:fldChar w:fldCharType="begin"/>
            </w:r>
            <w:r>
              <w:rPr>
                <w:noProof/>
                <w:webHidden/>
              </w:rPr>
              <w:instrText xml:space="preserve"> PAGEREF _Toc238745699 \h </w:instrText>
            </w:r>
            <w:r>
              <w:rPr>
                <w:noProof/>
                <w:webHidden/>
              </w:rPr>
            </w:r>
            <w:r>
              <w:rPr>
                <w:noProof/>
                <w:webHidden/>
              </w:rPr>
              <w:fldChar w:fldCharType="separate"/>
            </w:r>
            <w:r>
              <w:rPr>
                <w:noProof/>
                <w:webHidden/>
              </w:rPr>
              <w:t>5</w:t>
            </w:r>
            <w:r>
              <w:rPr>
                <w:noProof/>
                <w:webHidden/>
              </w:rPr>
              <w:fldChar w:fldCharType="end"/>
            </w:r>
          </w:hyperlink>
        </w:p>
        <w:p w14:paraId="5D1904A3" w14:textId="636A76DD" w:rsidR="003D011D" w:rsidRDefault="003D011D">
          <w:pPr>
            <w:pStyle w:val="TOC1"/>
            <w:tabs>
              <w:tab w:val="right" w:leader="dot" w:pos="9628"/>
            </w:tabs>
            <w:rPr>
              <w:rFonts w:eastAsiaTheme="minorEastAsia"/>
              <w:noProof/>
              <w:sz w:val="24"/>
              <w:szCs w:val="24"/>
              <w:lang w:eastAsia="it-IT"/>
            </w:rPr>
          </w:pPr>
          <w:hyperlink w:anchor="_Toc238745700" w:history="1">
            <w:r w:rsidRPr="00114408">
              <w:rPr>
                <w:rStyle w:val="Hyperlink"/>
                <w:noProof/>
              </w:rPr>
              <w:t>Punti concordati</w:t>
            </w:r>
            <w:r>
              <w:rPr>
                <w:noProof/>
                <w:webHidden/>
              </w:rPr>
              <w:tab/>
            </w:r>
            <w:r>
              <w:rPr>
                <w:noProof/>
                <w:webHidden/>
              </w:rPr>
              <w:fldChar w:fldCharType="begin"/>
            </w:r>
            <w:r>
              <w:rPr>
                <w:noProof/>
                <w:webHidden/>
              </w:rPr>
              <w:instrText xml:space="preserve"> PAGEREF _Toc238745700 \h </w:instrText>
            </w:r>
            <w:r>
              <w:rPr>
                <w:noProof/>
                <w:webHidden/>
              </w:rPr>
            </w:r>
            <w:r>
              <w:rPr>
                <w:noProof/>
                <w:webHidden/>
              </w:rPr>
              <w:fldChar w:fldCharType="separate"/>
            </w:r>
            <w:r>
              <w:rPr>
                <w:noProof/>
                <w:webHidden/>
              </w:rPr>
              <w:t>6</w:t>
            </w:r>
            <w:r>
              <w:rPr>
                <w:noProof/>
                <w:webHidden/>
              </w:rPr>
              <w:fldChar w:fldCharType="end"/>
            </w:r>
          </w:hyperlink>
        </w:p>
        <w:p w14:paraId="23D3C0FA" w14:textId="02123B3A" w:rsidR="003D011D" w:rsidRDefault="003D011D">
          <w:pPr>
            <w:pStyle w:val="TOC1"/>
            <w:tabs>
              <w:tab w:val="right" w:leader="dot" w:pos="9628"/>
            </w:tabs>
            <w:rPr>
              <w:rFonts w:eastAsiaTheme="minorEastAsia"/>
              <w:noProof/>
              <w:sz w:val="24"/>
              <w:szCs w:val="24"/>
              <w:lang w:eastAsia="it-IT"/>
            </w:rPr>
          </w:pPr>
          <w:hyperlink w:anchor="_Toc238745701" w:history="1">
            <w:r w:rsidRPr="00114408">
              <w:rPr>
                <w:rStyle w:val="Hyperlink"/>
                <w:noProof/>
              </w:rPr>
              <w:t>Riferimenti</w:t>
            </w:r>
            <w:r>
              <w:rPr>
                <w:noProof/>
                <w:webHidden/>
              </w:rPr>
              <w:tab/>
            </w:r>
            <w:r>
              <w:rPr>
                <w:noProof/>
                <w:webHidden/>
              </w:rPr>
              <w:fldChar w:fldCharType="begin"/>
            </w:r>
            <w:r>
              <w:rPr>
                <w:noProof/>
                <w:webHidden/>
              </w:rPr>
              <w:instrText xml:space="preserve"> PAGEREF _Toc238745701 \h </w:instrText>
            </w:r>
            <w:r>
              <w:rPr>
                <w:noProof/>
                <w:webHidden/>
              </w:rPr>
            </w:r>
            <w:r>
              <w:rPr>
                <w:noProof/>
                <w:webHidden/>
              </w:rPr>
              <w:fldChar w:fldCharType="separate"/>
            </w:r>
            <w:r>
              <w:rPr>
                <w:noProof/>
                <w:webHidden/>
              </w:rPr>
              <w:t>6</w:t>
            </w:r>
            <w:r>
              <w:rPr>
                <w:noProof/>
                <w:webHidden/>
              </w:rPr>
              <w:fldChar w:fldCharType="end"/>
            </w:r>
          </w:hyperlink>
        </w:p>
        <w:p w14:paraId="0D9EEF8B" w14:textId="3B9E1C84" w:rsidR="003D011D" w:rsidRDefault="003D011D">
          <w:pPr>
            <w:pStyle w:val="TOC1"/>
            <w:tabs>
              <w:tab w:val="right" w:leader="dot" w:pos="9628"/>
            </w:tabs>
            <w:rPr>
              <w:rFonts w:eastAsiaTheme="minorEastAsia"/>
              <w:noProof/>
              <w:sz w:val="24"/>
              <w:szCs w:val="24"/>
              <w:lang w:eastAsia="it-IT"/>
            </w:rPr>
          </w:pPr>
          <w:hyperlink w:anchor="_Toc238745702" w:history="1">
            <w:r w:rsidRPr="00114408">
              <w:rPr>
                <w:rStyle w:val="Hyperlink"/>
                <w:noProof/>
              </w:rPr>
              <w:t>Prossimi passi</w:t>
            </w:r>
            <w:r>
              <w:rPr>
                <w:noProof/>
                <w:webHidden/>
              </w:rPr>
              <w:tab/>
            </w:r>
            <w:r>
              <w:rPr>
                <w:noProof/>
                <w:webHidden/>
              </w:rPr>
              <w:fldChar w:fldCharType="begin"/>
            </w:r>
            <w:r>
              <w:rPr>
                <w:noProof/>
                <w:webHidden/>
              </w:rPr>
              <w:instrText xml:space="preserve"> PAGEREF _Toc238745702 \h </w:instrText>
            </w:r>
            <w:r>
              <w:rPr>
                <w:noProof/>
                <w:webHidden/>
              </w:rPr>
            </w:r>
            <w:r>
              <w:rPr>
                <w:noProof/>
                <w:webHidden/>
              </w:rPr>
              <w:fldChar w:fldCharType="separate"/>
            </w:r>
            <w:r>
              <w:rPr>
                <w:noProof/>
                <w:webHidden/>
              </w:rPr>
              <w:t>6</w:t>
            </w:r>
            <w:r>
              <w:rPr>
                <w:noProof/>
                <w:webHidden/>
              </w:rPr>
              <w:fldChar w:fldCharType="end"/>
            </w:r>
          </w:hyperlink>
        </w:p>
        <w:p w14:paraId="25586E3B" w14:textId="38AAF9BA" w:rsidR="003D011D" w:rsidRDefault="003D011D">
          <w:pPr>
            <w:pStyle w:val="TOC1"/>
            <w:tabs>
              <w:tab w:val="right" w:leader="dot" w:pos="9628"/>
            </w:tabs>
            <w:rPr>
              <w:rFonts w:eastAsiaTheme="minorEastAsia"/>
              <w:noProof/>
              <w:sz w:val="24"/>
              <w:szCs w:val="24"/>
              <w:lang w:eastAsia="it-IT"/>
            </w:rPr>
          </w:pPr>
          <w:hyperlink w:anchor="_Toc238745703" w:history="1">
            <w:r w:rsidRPr="00114408">
              <w:rPr>
                <w:rStyle w:val="Hyperlink"/>
                <w:noProof/>
              </w:rPr>
              <w:t>Prossimo incontro</w:t>
            </w:r>
            <w:r>
              <w:rPr>
                <w:noProof/>
                <w:webHidden/>
              </w:rPr>
              <w:tab/>
            </w:r>
            <w:r>
              <w:rPr>
                <w:noProof/>
                <w:webHidden/>
              </w:rPr>
              <w:fldChar w:fldCharType="begin"/>
            </w:r>
            <w:r>
              <w:rPr>
                <w:noProof/>
                <w:webHidden/>
              </w:rPr>
              <w:instrText xml:space="preserve"> PAGEREF _Toc238745703 \h </w:instrText>
            </w:r>
            <w:r>
              <w:rPr>
                <w:noProof/>
                <w:webHidden/>
              </w:rPr>
            </w:r>
            <w:r>
              <w:rPr>
                <w:noProof/>
                <w:webHidden/>
              </w:rPr>
              <w:fldChar w:fldCharType="separate"/>
            </w:r>
            <w:r>
              <w:rPr>
                <w:noProof/>
                <w:webHidden/>
              </w:rPr>
              <w:t>6</w:t>
            </w:r>
            <w:r>
              <w:rPr>
                <w:noProof/>
                <w:webHidden/>
              </w:rPr>
              <w:fldChar w:fldCharType="end"/>
            </w:r>
          </w:hyperlink>
        </w:p>
        <w:p w14:paraId="4C8992E4" w14:textId="7F7F5135" w:rsidR="003D011D" w:rsidRDefault="003D011D">
          <w:pPr>
            <w:pStyle w:val="TOC1"/>
            <w:tabs>
              <w:tab w:val="right" w:leader="dot" w:pos="9628"/>
            </w:tabs>
            <w:rPr>
              <w:rFonts w:eastAsiaTheme="minorEastAsia"/>
              <w:noProof/>
              <w:sz w:val="24"/>
              <w:szCs w:val="24"/>
              <w:lang w:eastAsia="it-IT"/>
            </w:rPr>
          </w:pPr>
          <w:hyperlink w:anchor="_Toc238745704" w:history="1">
            <w:r w:rsidRPr="00114408">
              <w:rPr>
                <w:rStyle w:val="Hyperlink"/>
                <w:noProof/>
              </w:rPr>
              <w:t>Allegati</w:t>
            </w:r>
            <w:r>
              <w:rPr>
                <w:noProof/>
                <w:webHidden/>
              </w:rPr>
              <w:tab/>
            </w:r>
            <w:r>
              <w:rPr>
                <w:noProof/>
                <w:webHidden/>
              </w:rPr>
              <w:fldChar w:fldCharType="begin"/>
            </w:r>
            <w:r>
              <w:rPr>
                <w:noProof/>
                <w:webHidden/>
              </w:rPr>
              <w:instrText xml:space="preserve"> PAGEREF _Toc238745704 \h </w:instrText>
            </w:r>
            <w:r>
              <w:rPr>
                <w:noProof/>
                <w:webHidden/>
              </w:rPr>
            </w:r>
            <w:r>
              <w:rPr>
                <w:noProof/>
                <w:webHidden/>
              </w:rPr>
              <w:fldChar w:fldCharType="separate"/>
            </w:r>
            <w:r>
              <w:rPr>
                <w:noProof/>
                <w:webHidden/>
              </w:rPr>
              <w:t>6</w:t>
            </w:r>
            <w:r>
              <w:rPr>
                <w:noProof/>
                <w:webHidden/>
              </w:rPr>
              <w:fldChar w:fldCharType="end"/>
            </w:r>
          </w:hyperlink>
        </w:p>
        <w:p w14:paraId="11A01EEC" w14:textId="54D51D47" w:rsidR="003D011D" w:rsidRDefault="003D011D" w:rsidP="003D011D">
          <w:r>
            <w:rPr>
              <w:b/>
              <w:bCs/>
            </w:rPr>
            <w:fldChar w:fldCharType="end"/>
          </w:r>
        </w:p>
      </w:sdtContent>
    </w:sdt>
    <w:p w14:paraId="105016CF" w14:textId="77777777" w:rsidR="003D011D" w:rsidRDefault="003D011D"/>
    <w:p w14:paraId="577F6C90" w14:textId="77777777" w:rsidR="003D011D" w:rsidRDefault="003D011D"/>
    <w:p w14:paraId="6C574FD9" w14:textId="6C9F1DE2" w:rsidR="003D011D" w:rsidRDefault="003D011D">
      <w:r>
        <w:br w:type="page"/>
      </w:r>
    </w:p>
    <w:p w14:paraId="2F4A503A" w14:textId="55DB8514" w:rsidR="003D011D" w:rsidRDefault="003D011D" w:rsidP="003D011D">
      <w:pPr>
        <w:pStyle w:val="Heading1"/>
      </w:pPr>
      <w:bookmarkStart w:id="0" w:name="_Toc238745695"/>
      <w:r>
        <w:lastRenderedPageBreak/>
        <w:t>Partecipanti</w:t>
      </w:r>
      <w:bookmarkEnd w:id="0"/>
    </w:p>
    <w:p w14:paraId="42BF47E1" w14:textId="5160472A" w:rsidR="003D011D" w:rsidRDefault="003D011D" w:rsidP="003D011D">
      <w:pPr>
        <w:pStyle w:val="ListParagraph"/>
        <w:numPr>
          <w:ilvl w:val="0"/>
          <w:numId w:val="1"/>
        </w:numPr>
      </w:pPr>
      <w:r>
        <w:t>Marco Ramini</w:t>
      </w:r>
    </w:p>
    <w:p w14:paraId="3E73D37E" w14:textId="31E59747" w:rsidR="003D011D" w:rsidRDefault="003D011D" w:rsidP="003D011D">
      <w:pPr>
        <w:pStyle w:val="ListParagraph"/>
        <w:numPr>
          <w:ilvl w:val="0"/>
          <w:numId w:val="1"/>
        </w:numPr>
      </w:pPr>
      <w:r>
        <w:t>Filippo Indaco</w:t>
      </w:r>
    </w:p>
    <w:p w14:paraId="36A18CF4" w14:textId="657E26A2" w:rsidR="003D011D" w:rsidRDefault="003D011D" w:rsidP="003D011D">
      <w:pPr>
        <w:pStyle w:val="ListParagraph"/>
        <w:numPr>
          <w:ilvl w:val="0"/>
          <w:numId w:val="1"/>
        </w:numPr>
      </w:pPr>
      <w:r>
        <w:t>Luca Dell’Isola</w:t>
      </w:r>
    </w:p>
    <w:p w14:paraId="2957ED20" w14:textId="0FB5EDC7" w:rsidR="003D011D" w:rsidRDefault="003D011D" w:rsidP="003D011D">
      <w:pPr>
        <w:pStyle w:val="ListParagraph"/>
        <w:numPr>
          <w:ilvl w:val="0"/>
          <w:numId w:val="1"/>
        </w:numPr>
      </w:pPr>
      <w:r>
        <w:t>Stefano di Napoli</w:t>
      </w:r>
    </w:p>
    <w:p w14:paraId="445E3AE5" w14:textId="2DC70186" w:rsidR="003D011D" w:rsidRDefault="003D011D" w:rsidP="003D011D">
      <w:pPr>
        <w:pStyle w:val="ListParagraph"/>
        <w:numPr>
          <w:ilvl w:val="0"/>
          <w:numId w:val="1"/>
        </w:numPr>
      </w:pPr>
      <w:r>
        <w:t>Cesarina Tretta</w:t>
      </w:r>
    </w:p>
    <w:p w14:paraId="73EC900E" w14:textId="383E4471" w:rsidR="003D011D" w:rsidRDefault="003D011D" w:rsidP="003D011D">
      <w:pPr>
        <w:pStyle w:val="ListParagraph"/>
        <w:numPr>
          <w:ilvl w:val="0"/>
          <w:numId w:val="1"/>
        </w:numPr>
      </w:pPr>
      <w:r>
        <w:t>Cristian Rei</w:t>
      </w:r>
    </w:p>
    <w:p w14:paraId="3DA2AA2F" w14:textId="1479FCF8" w:rsidR="003D011D" w:rsidRDefault="003D011D" w:rsidP="003D011D">
      <w:pPr>
        <w:pStyle w:val="ListParagraph"/>
        <w:numPr>
          <w:ilvl w:val="0"/>
          <w:numId w:val="1"/>
        </w:numPr>
      </w:pPr>
      <w:r>
        <w:t>Andrea Simeoli</w:t>
      </w:r>
    </w:p>
    <w:p w14:paraId="0B1469E0" w14:textId="57EB5F8E" w:rsidR="003D011D" w:rsidRDefault="003D011D" w:rsidP="003D011D">
      <w:pPr>
        <w:pStyle w:val="ListParagraph"/>
        <w:numPr>
          <w:ilvl w:val="0"/>
          <w:numId w:val="1"/>
        </w:numPr>
      </w:pPr>
      <w:r>
        <w:t>Sara Mattacchione</w:t>
      </w:r>
    </w:p>
    <w:p w14:paraId="36343171" w14:textId="762EEE52" w:rsidR="003D011D" w:rsidRDefault="003D011D" w:rsidP="003D011D">
      <w:pPr>
        <w:pStyle w:val="ListParagraph"/>
        <w:numPr>
          <w:ilvl w:val="0"/>
          <w:numId w:val="1"/>
        </w:numPr>
      </w:pPr>
      <w:r>
        <w:t>Simone Pirlo</w:t>
      </w:r>
    </w:p>
    <w:p w14:paraId="35F56E89" w14:textId="7D0E9ECB" w:rsidR="003D011D" w:rsidRDefault="003D011D" w:rsidP="003D011D">
      <w:pPr>
        <w:pStyle w:val="ListParagraph"/>
        <w:numPr>
          <w:ilvl w:val="0"/>
          <w:numId w:val="1"/>
        </w:numPr>
      </w:pPr>
      <w:r>
        <w:t>Fulvio Nicolò Giannone</w:t>
      </w:r>
    </w:p>
    <w:p w14:paraId="467825CA" w14:textId="77777777" w:rsidR="003D011D" w:rsidRDefault="003D011D" w:rsidP="003D011D"/>
    <w:p w14:paraId="40667A20" w14:textId="3667E2C9" w:rsidR="003D011D" w:rsidRDefault="003D011D">
      <w:r>
        <w:br w:type="page"/>
      </w:r>
    </w:p>
    <w:p w14:paraId="004ACEC1" w14:textId="6E4EBEC6" w:rsidR="003D011D" w:rsidRDefault="003D011D" w:rsidP="003D011D">
      <w:pPr>
        <w:pStyle w:val="Heading1"/>
      </w:pPr>
      <w:bookmarkStart w:id="1" w:name="_Toc238745696"/>
      <w:r>
        <w:lastRenderedPageBreak/>
        <w:t>Obiettivo dell’incontro</w:t>
      </w:r>
      <w:bookmarkEnd w:id="1"/>
    </w:p>
    <w:p w14:paraId="13A4DA6B" w14:textId="63AA588A" w:rsidR="003D011D" w:rsidRDefault="003D011D" w:rsidP="003D011D">
      <w:r>
        <w:t xml:space="preserve">Avvio delle attività inerenti </w:t>
      </w:r>
      <w:del w:id="2" w:author="Simone Pirlo" w:date="2026-08-28T11:04:00Z" w16du:dateUtc="2026-08-28T09:04:00Z">
        <w:r w:rsidDel="00AB55F6">
          <w:delText>gli</w:delText>
        </w:r>
      </w:del>
      <w:ins w:id="3" w:author="Simone Pirlo" w:date="2026-08-28T11:04:00Z" w16du:dateUtc="2026-08-28T09:04:00Z">
        <w:r w:rsidR="00AB55F6">
          <w:t>agli</w:t>
        </w:r>
      </w:ins>
      <w:r>
        <w:t xml:space="preserve"> interventi per il monitoraggio delle policy DLP attivate sui file provenienti da ARES in relazione a quanto descritto negli Use Case 3 e 6 individuati dal Cliente</w:t>
      </w:r>
      <w:ins w:id="4" w:author="Simone Pirlo" w:date="2026-08-28T10:11:00Z" w16du:dateUtc="2026-08-28T08:11:00Z">
        <w:r w:rsidR="00752D65">
          <w:t>.</w:t>
        </w:r>
      </w:ins>
      <w:del w:id="5" w:author="Simone Pirlo" w:date="2026-08-28T10:11:00Z" w16du:dateUtc="2026-08-28T08:11:00Z">
        <w:r w:rsidDel="00752D65">
          <w:delText>:</w:delText>
        </w:r>
      </w:del>
    </w:p>
    <w:p w14:paraId="7B886F67" w14:textId="77777777" w:rsidR="003D011D" w:rsidRDefault="003D011D" w:rsidP="003D011D"/>
    <w:p w14:paraId="721AE615" w14:textId="5150CBF0" w:rsidR="003D011D" w:rsidRPr="003D011D" w:rsidRDefault="003D011D" w:rsidP="003D011D">
      <w:pPr>
        <w:pStyle w:val="Heading2"/>
        <w:rPr>
          <w:lang w:val="en-US"/>
        </w:rPr>
      </w:pPr>
      <w:bookmarkStart w:id="6" w:name="_Toc238745697"/>
      <w:r w:rsidRPr="003D011D">
        <w:rPr>
          <w:lang w:val="en-US"/>
        </w:rPr>
        <w:t>Use Case 3</w:t>
      </w:r>
      <w:r>
        <w:rPr>
          <w:lang w:val="en-US"/>
        </w:rPr>
        <w:t>:</w:t>
      </w:r>
      <w:r w:rsidRPr="003D011D">
        <w:rPr>
          <w:lang w:val="en-US"/>
        </w:rPr>
        <w:t xml:space="preserve"> Vincolo Area Download </w:t>
      </w:r>
      <w:r>
        <w:rPr>
          <w:lang w:val="en-US"/>
        </w:rPr>
        <w:t>d</w:t>
      </w:r>
      <w:r w:rsidRPr="003D011D">
        <w:rPr>
          <w:lang w:val="en-US"/>
        </w:rPr>
        <w:t>a Ares</w:t>
      </w:r>
      <w:bookmarkEnd w:id="6"/>
    </w:p>
    <w:p w14:paraId="0CF9B808" w14:textId="77777777" w:rsidR="003D011D" w:rsidRDefault="003D011D" w:rsidP="003D011D">
      <w:r>
        <w:t>Lo use case è relativo al monitoraggio delle operazioni eseguite dall’utente sui documenti oggetto di download da ARES (es. ridenominazione, copia su chiavetta esterna, caricamento su server esterni (es. wetransfer, jumbo mail, etc…) così da consentire, in caso di necessità, controlli a posteriori).</w:t>
      </w:r>
    </w:p>
    <w:p w14:paraId="1FE58101" w14:textId="77777777" w:rsidR="003D011D" w:rsidRDefault="003D011D" w:rsidP="003D011D"/>
    <w:p w14:paraId="6AE1A26C" w14:textId="51BA1454" w:rsidR="003D011D" w:rsidRPr="003D011D" w:rsidRDefault="003D011D" w:rsidP="003D011D">
      <w:pPr>
        <w:pStyle w:val="Heading2"/>
      </w:pPr>
      <w:bookmarkStart w:id="7" w:name="_Toc238745698"/>
      <w:r w:rsidRPr="003D011D">
        <w:t>Use Case 6</w:t>
      </w:r>
      <w:r>
        <w:t>:</w:t>
      </w:r>
      <w:r w:rsidRPr="003D011D">
        <w:t xml:space="preserve"> Monitoraggio Visualizzazione /</w:t>
      </w:r>
      <w:r>
        <w:t>TMP</w:t>
      </w:r>
      <w:bookmarkEnd w:id="7"/>
    </w:p>
    <w:p w14:paraId="6D20FF78" w14:textId="77777777" w:rsidR="003D011D" w:rsidRDefault="003D011D" w:rsidP="003D011D">
      <w:r>
        <w:t>Lo use case è relativo al monitoraggio delle operazioni eseguite dall’utente sui documenti oggetto di visualizzazione "/TMP" da ARES (es. ridenominazione, copia su chiavetta esterna, caricamento su server esterni (es. wetransfer, jumbo mail, etc…) così da consentire, in caso di necessità, controlli a posteriori).</w:t>
      </w:r>
    </w:p>
    <w:p w14:paraId="36DCB5E3" w14:textId="44CEF99E" w:rsidR="003D011D" w:rsidRDefault="003D011D" w:rsidP="003D011D"/>
    <w:p w14:paraId="7C010141" w14:textId="77777777" w:rsidR="003D011D" w:rsidRDefault="003D011D" w:rsidP="003D011D"/>
    <w:p w14:paraId="3063096A" w14:textId="77777777" w:rsidR="003D011D" w:rsidRDefault="003D011D">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br w:type="page"/>
      </w:r>
    </w:p>
    <w:p w14:paraId="48686381" w14:textId="6AAAAAB0" w:rsidR="003D011D" w:rsidRDefault="003D011D" w:rsidP="003D011D">
      <w:pPr>
        <w:rPr>
          <w:rFonts w:asciiTheme="majorHAnsi" w:eastAsiaTheme="majorEastAsia" w:hAnsiTheme="majorHAnsi" w:cstheme="majorBidi"/>
          <w:color w:val="0F4761" w:themeColor="accent1" w:themeShade="BF"/>
          <w:sz w:val="40"/>
          <w:szCs w:val="40"/>
        </w:rPr>
      </w:pPr>
      <w:r w:rsidRPr="003D011D">
        <w:rPr>
          <w:rFonts w:asciiTheme="majorHAnsi" w:eastAsiaTheme="majorEastAsia" w:hAnsiTheme="majorHAnsi" w:cstheme="majorBidi"/>
          <w:color w:val="0F4761" w:themeColor="accent1" w:themeShade="BF"/>
          <w:sz w:val="40"/>
          <w:szCs w:val="40"/>
        </w:rPr>
        <w:lastRenderedPageBreak/>
        <w:t>Premessa</w:t>
      </w:r>
    </w:p>
    <w:p w14:paraId="5F821893" w14:textId="3BF1DAEC" w:rsidR="003D011D" w:rsidRDefault="003D011D" w:rsidP="003D011D">
      <w:r>
        <w:t>Il presente documento è stato redatto in data 27/08/2026 a fine di tracciare tutti i punti discussi alla presenza dei partecipanti indicati.</w:t>
      </w:r>
    </w:p>
    <w:p w14:paraId="0A642639" w14:textId="77777777" w:rsidR="003D011D" w:rsidRDefault="003D011D" w:rsidP="003D011D"/>
    <w:p w14:paraId="7336A055" w14:textId="54E48E3D" w:rsidR="003D011D" w:rsidRDefault="003D011D" w:rsidP="003D011D">
      <w:pPr>
        <w:pStyle w:val="Heading1"/>
      </w:pPr>
      <w:bookmarkStart w:id="8" w:name="_Toc238745699"/>
      <w:r w:rsidRPr="003D011D">
        <w:t>Discussione e approfondimenti</w:t>
      </w:r>
      <w:bookmarkEnd w:id="8"/>
    </w:p>
    <w:p w14:paraId="62106BB1" w14:textId="2B006042" w:rsidR="003D011D" w:rsidRDefault="003D011D" w:rsidP="003D011D">
      <w:r w:rsidRPr="003D011D">
        <w:t>È stato riepilogato il contesto del Progetto, gli obiettivi e gli strumenti tecnologici previsti, in continuità con quanto già condiviso durante l’incontro di Kick-off. Sono state inoltre ribadite le tempistiche pianificate, finalizzate a una consegna parziale prevista per il 30/09/2026.</w:t>
      </w:r>
    </w:p>
    <w:p w14:paraId="299DB1CC" w14:textId="2853D5B1" w:rsidR="003D011D" w:rsidRDefault="003D011D" w:rsidP="003D011D">
      <w:r w:rsidRPr="003D011D">
        <w:t>È stato chiarito che l’ambito di intervento non prevede il tracciamento delle attività registrate direttamente su ARES, bensì il monitoraggio delle operazioni eseguite sui file successivamente al loro download da ARES.</w:t>
      </w:r>
      <w:r>
        <w:t xml:space="preserve"> Questo processo è necessario </w:t>
      </w:r>
      <w:r w:rsidRPr="003D011D">
        <w:t xml:space="preserve">in quanto ARES non è in grado di rilevare le operazioni eseguite sui file una volta che questi sono stati scaricati e si trovano al di fuori dell’ambiente ARES, </w:t>
      </w:r>
      <w:r>
        <w:t>(</w:t>
      </w:r>
      <w:r w:rsidRPr="003D011D">
        <w:t>copia su dispositivi esterni, l’invio tramite e-mail o il caricamento su server esterni</w:t>
      </w:r>
      <w:r>
        <w:t xml:space="preserve"> ecc…), benché questo tipo di monitoraggio implichi l’utilizzo di due diverse console (dashboard presenti su ARES per i log delle attività relative all’applicativo stesso e dashboard Power Bi finalizzate al tracking di tutte le operazioni fuori dal sistema ARES su questi specifici files)</w:t>
      </w:r>
      <w:del w:id="9" w:author="Simone Pirlo" w:date="2026-08-28T10:55:00Z" w16du:dateUtc="2026-08-28T08:55:00Z">
        <w:r w:rsidDel="007B5771">
          <w:delText>,</w:delText>
        </w:r>
      </w:del>
      <w:r w:rsidRPr="003D011D">
        <w:t>.</w:t>
      </w:r>
    </w:p>
    <w:p w14:paraId="7C539E5B" w14:textId="4187DC3C" w:rsidR="003D011D" w:rsidRDefault="003D011D" w:rsidP="003D011D">
      <w:r>
        <w:t xml:space="preserve">Le policy DLP che interessano gli use Case oggetto del Progetto </w:t>
      </w:r>
      <w:del w:id="10" w:author="Simone Pirlo" w:date="2026-08-28T10:59:00Z" w16du:dateUtc="2026-08-28T08:59:00Z">
        <w:r w:rsidDel="007B5771">
          <w:delText xml:space="preserve">sono </w:delText>
        </w:r>
      </w:del>
      <w:ins w:id="11" w:author="Simone Pirlo" w:date="2026-08-28T10:59:00Z" w16du:dateUtc="2026-08-28T08:59:00Z">
        <w:r w:rsidR="007B5771">
          <w:t>saranno implementate attraverso la soluzione Microsoft DLP</w:t>
        </w:r>
      </w:ins>
      <w:del w:id="12" w:author="Simone Pirlo" w:date="2026-08-28T10:59:00Z" w16du:dateUtc="2026-08-28T08:59:00Z">
        <w:r w:rsidDel="007B5771">
          <w:delText>già implementate su DLP</w:delText>
        </w:r>
      </w:del>
      <w:ins w:id="13" w:author="Simone Pirlo" w:date="2026-08-28T11:00:00Z" w16du:dateUtc="2026-08-28T09:00:00Z">
        <w:r w:rsidR="007B5771">
          <w:t xml:space="preserve"> il quale riconoscerà file provenienti da ARES in base a </w:t>
        </w:r>
      </w:ins>
      <w:del w:id="14" w:author="Simone Pirlo" w:date="2026-08-28T11:00:00Z" w16du:dateUtc="2026-08-28T09:00:00Z">
        <w:r w:rsidDel="007B5771">
          <w:delText xml:space="preserve">, dovranno essere quindi definiti i </w:delText>
        </w:r>
      </w:del>
      <w:r>
        <w:t xml:space="preserve">metodi di classificazione </w:t>
      </w:r>
      <w:del w:id="15" w:author="Simone Pirlo" w:date="2026-08-28T11:01:00Z" w16du:dateUtc="2026-08-28T09:01:00Z">
        <w:r w:rsidDel="007B5771">
          <w:delText>dei File su cui applicarle per essere resi riconoscibili</w:delText>
        </w:r>
      </w:del>
      <w:ins w:id="16" w:author="Simone Pirlo" w:date="2026-08-28T11:01:00Z" w16du:dateUtc="2026-08-28T09:01:00Z">
        <w:r w:rsidR="007B5771">
          <w:t>descritti successivamente</w:t>
        </w:r>
      </w:ins>
      <w:r>
        <w:t>.</w:t>
      </w:r>
    </w:p>
    <w:p w14:paraId="79C833F1" w14:textId="04EBC445" w:rsidR="003D011D" w:rsidRDefault="003D011D" w:rsidP="003D011D">
      <w:r>
        <w:t xml:space="preserve">La prima proposta si basa su un’etichettatura di classificazione dei file tramite lo </w:t>
      </w:r>
      <w:r w:rsidRPr="003D011D">
        <w:t>Information Protection Scanner</w:t>
      </w:r>
      <w:r>
        <w:t xml:space="preserve"> di Purview, la quale però potrebbe essere eliminata o </w:t>
      </w:r>
      <w:del w:id="17" w:author="Simone Pirlo" w:date="2026-08-28T11:04:00Z" w16du:dateUtc="2026-08-28T09:04:00Z">
        <w:r w:rsidDel="00AB55F6">
          <w:delText>modificata, pertanto</w:delText>
        </w:r>
      </w:del>
      <w:ins w:id="18" w:author="Simone Pirlo" w:date="2026-08-28T11:04:00Z" w16du:dateUtc="2026-08-28T09:04:00Z">
        <w:r w:rsidR="00AB55F6">
          <w:t>modificata; pertanto,</w:t>
        </w:r>
      </w:ins>
      <w:r>
        <w:t xml:space="preserve"> </w:t>
      </w:r>
      <w:del w:id="19" w:author="Simone Pirlo" w:date="2026-08-28T11:02:00Z" w16du:dateUtc="2026-08-28T09:02:00Z">
        <w:r w:rsidDel="007B5771">
          <w:delText>viene avallata una</w:delText>
        </w:r>
      </w:del>
      <w:ins w:id="20" w:author="Simone Pirlo" w:date="2026-08-28T11:02:00Z" w16du:dateUtc="2026-08-28T09:02:00Z">
        <w:r w:rsidR="007B5771">
          <w:t>è stata identificata una</w:t>
        </w:r>
      </w:ins>
      <w:r>
        <w:t xml:space="preserve"> seconda proposta che implicherebbe uno specifico intervento su ARES per cui tutti i download effettuati possano essere indirizzati in specifici path oggetto di monitoraggio. Le due proposte sono entrambe plausibili e applicabili, quindi si può valutare di usare entrambi i criteri, anche se quella prioritaria è quella del monitoraggio dei folders.</w:t>
      </w:r>
    </w:p>
    <w:p w14:paraId="645BFE65" w14:textId="65E6F56B" w:rsidR="003D011D" w:rsidRDefault="007B5771" w:rsidP="003D011D">
      <w:ins w:id="21" w:author="Simone Pirlo" w:date="2026-08-28T11:02:00Z" w16du:dateUtc="2026-08-28T09:02:00Z">
        <w:r>
          <w:t>Per quanto riguarda la prima metodologia, si configura necessario verificare che la modifica e/o rimozione dell’etichetta si t</w:t>
        </w:r>
      </w:ins>
      <w:ins w:id="22" w:author="Simone Pirlo" w:date="2026-08-28T11:03:00Z" w16du:dateUtc="2026-08-28T09:03:00Z">
        <w:r>
          <w:t>racciata dalla piattaforma Microsoft Purview.</w:t>
        </w:r>
      </w:ins>
      <w:del w:id="23" w:author="Simone Pirlo" w:date="2026-08-28T11:03:00Z" w16du:dateUtc="2026-08-28T09:03:00Z">
        <w:r w:rsidR="003D011D" w:rsidDel="007B5771">
          <w:delText>Rimane aperto il punto riguardante l’esistenza della policy di rename della label</w:delText>
        </w:r>
      </w:del>
      <w:r w:rsidR="003D011D">
        <w:t>. A tal proposito sarà necessario un incontro di approfondimento con Microsoft per determinare quale approccio sia il più sicuro.</w:t>
      </w:r>
    </w:p>
    <w:p w14:paraId="1B77A49D" w14:textId="52483F68" w:rsidR="003D011D" w:rsidRDefault="003D011D" w:rsidP="003D011D">
      <w:r>
        <w:t>L’attività di etichettatura su MIP Scanner è già stata implementata ed è funzionante. Sarà però oggetto di verifiche per convalidare folders, estensioni dei file etichettati e tutto ciò che è propedeutico alle attività di questo progetto.</w:t>
      </w:r>
    </w:p>
    <w:p w14:paraId="231202B0" w14:textId="0498E205" w:rsidR="003D011D" w:rsidRDefault="003D011D" w:rsidP="003D011D">
      <w:r>
        <w:t>Il path di download di ARES sarà unico per tutti i download e univoco per utente ed è ancora in fase di definizione.</w:t>
      </w:r>
    </w:p>
    <w:p w14:paraId="439669DB" w14:textId="77777777" w:rsidR="003D011D" w:rsidRPr="003D011D" w:rsidRDefault="003D011D" w:rsidP="003D011D">
      <w:pPr>
        <w:pStyle w:val="Heading1"/>
      </w:pPr>
      <w:bookmarkStart w:id="24" w:name="_Toc160713405"/>
      <w:bookmarkStart w:id="25" w:name="_Toc238745700"/>
      <w:r w:rsidRPr="003D011D">
        <w:lastRenderedPageBreak/>
        <w:t>Punti concordati</w:t>
      </w:r>
      <w:bookmarkEnd w:id="24"/>
      <w:bookmarkEnd w:id="25"/>
    </w:p>
    <w:p w14:paraId="07A9564E" w14:textId="77777777" w:rsidR="00A87DF8" w:rsidRDefault="00A87DF8" w:rsidP="00A87DF8">
      <w:r>
        <w:t>Si può quindi procedere all’avvio della fase di Assessment con gli elementi disponibili ad oggi. Sarà anche necessario ottenere il riferimento di un utente abilitato al download da ARES per la verifica della gestione dell’etichettatura e della cartella.</w:t>
      </w:r>
    </w:p>
    <w:p w14:paraId="0660B020" w14:textId="77777777" w:rsidR="00A87DF8" w:rsidRDefault="00A87DF8" w:rsidP="00A87DF8">
      <w:r>
        <w:t>Al momento la pianificazione condivisa al kick off per il primo rilascio (parziale) del 30/09/2026 non dovrebbe subire variazioni. Potrebbero essere necessarie modifiche alle tempistiche qualora le MEV previste per settembre includeranno elementi impattanti alle attività di Mediatica o se dovessero sorgere ulteriori complicanze non emerse nell’incontro odierno.</w:t>
      </w:r>
    </w:p>
    <w:p w14:paraId="765DE359" w14:textId="77777777" w:rsidR="003D011D" w:rsidRPr="003D011D" w:rsidRDefault="003D011D" w:rsidP="003D011D"/>
    <w:p w14:paraId="0949075A" w14:textId="77777777" w:rsidR="003D011D" w:rsidRPr="003D011D" w:rsidRDefault="003D011D" w:rsidP="003D011D">
      <w:pPr>
        <w:pStyle w:val="Heading1"/>
      </w:pPr>
      <w:bookmarkStart w:id="26" w:name="_Toc160713406"/>
      <w:bookmarkStart w:id="27" w:name="_Toc238745701"/>
      <w:r w:rsidRPr="003D011D">
        <w:t>Riferimenti</w:t>
      </w:r>
      <w:bookmarkEnd w:id="26"/>
      <w:bookmarkEnd w:id="27"/>
    </w:p>
    <w:p w14:paraId="10764876" w14:textId="77777777" w:rsidR="003D011D" w:rsidRDefault="003D011D" w:rsidP="003D011D"/>
    <w:p w14:paraId="6C12C5BA" w14:textId="77777777" w:rsidR="003D011D" w:rsidRPr="003D011D" w:rsidRDefault="003D011D" w:rsidP="003D011D">
      <w:pPr>
        <w:pStyle w:val="Heading1"/>
      </w:pPr>
      <w:bookmarkStart w:id="28" w:name="_Toc160713407"/>
      <w:bookmarkStart w:id="29" w:name="_Toc238745702"/>
      <w:r w:rsidRPr="003D011D">
        <w:t>Prossimi passi</w:t>
      </w:r>
      <w:bookmarkEnd w:id="28"/>
      <w:bookmarkEnd w:id="29"/>
    </w:p>
    <w:p w14:paraId="16EE53B8" w14:textId="4A7395E6" w:rsidR="003D011D" w:rsidRDefault="003D011D" w:rsidP="003D011D">
      <w:pPr>
        <w:pStyle w:val="ListParagraph"/>
        <w:numPr>
          <w:ilvl w:val="0"/>
          <w:numId w:val="3"/>
        </w:numPr>
      </w:pPr>
      <w:r>
        <w:t>Creazione delle utenze Mediatica necessarie agli accessi e agli sviluppi</w:t>
      </w:r>
    </w:p>
    <w:p w14:paraId="62216EF1" w14:textId="2A4D3F39" w:rsidR="003D011D" w:rsidRPr="003D011D" w:rsidRDefault="003D011D" w:rsidP="003D011D">
      <w:pPr>
        <w:pStyle w:val="ListParagraph"/>
        <w:numPr>
          <w:ilvl w:val="0"/>
          <w:numId w:val="3"/>
        </w:numPr>
      </w:pPr>
      <w:r w:rsidRPr="003D011D">
        <w:t xml:space="preserve">Meeting interno per verifiche ambiente AS-IS su Purview e Ares </w:t>
      </w:r>
    </w:p>
    <w:p w14:paraId="1DB9AFCF" w14:textId="57739CC1" w:rsidR="003D011D" w:rsidRDefault="003D011D" w:rsidP="003D011D">
      <w:pPr>
        <w:pStyle w:val="ListParagraph"/>
        <w:numPr>
          <w:ilvl w:val="0"/>
          <w:numId w:val="3"/>
        </w:numPr>
      </w:pPr>
      <w:r w:rsidRPr="003D011D">
        <w:t>Meeting di approfondimento con M</w:t>
      </w:r>
      <w:r>
        <w:t>icrosoft</w:t>
      </w:r>
    </w:p>
    <w:p w14:paraId="3FE32A4E" w14:textId="77777777" w:rsidR="00A87DF8" w:rsidRPr="003D011D" w:rsidRDefault="00A87DF8" w:rsidP="00A87DF8"/>
    <w:p w14:paraId="2D965E29" w14:textId="762E2332" w:rsidR="003D011D" w:rsidRDefault="003D011D" w:rsidP="003D011D">
      <w:pPr>
        <w:pStyle w:val="Heading1"/>
      </w:pPr>
      <w:bookmarkStart w:id="30" w:name="_Toc238745703"/>
      <w:r w:rsidRPr="003D011D">
        <w:t>Prossim</w:t>
      </w:r>
      <w:r>
        <w:t>o</w:t>
      </w:r>
      <w:r w:rsidRPr="003D011D">
        <w:t xml:space="preserve"> </w:t>
      </w:r>
      <w:r>
        <w:t>incontro</w:t>
      </w:r>
      <w:bookmarkEnd w:id="30"/>
    </w:p>
    <w:tbl>
      <w:tblPr>
        <w:tblStyle w:val="TableGrid"/>
        <w:tblW w:w="0" w:type="auto"/>
        <w:tblLook w:val="04A0" w:firstRow="1" w:lastRow="0" w:firstColumn="1" w:lastColumn="0" w:noHBand="0" w:noVBand="1"/>
      </w:tblPr>
      <w:tblGrid>
        <w:gridCol w:w="3209"/>
        <w:gridCol w:w="3209"/>
        <w:gridCol w:w="3210"/>
      </w:tblGrid>
      <w:tr w:rsidR="003D011D" w14:paraId="1651FC37" w14:textId="77777777" w:rsidTr="003D011D">
        <w:tc>
          <w:tcPr>
            <w:tcW w:w="3209" w:type="dxa"/>
          </w:tcPr>
          <w:p w14:paraId="08823B9E" w14:textId="111798E2" w:rsidR="003D011D" w:rsidRDefault="003D011D" w:rsidP="003D011D">
            <w:r>
              <w:t>Data</w:t>
            </w:r>
          </w:p>
        </w:tc>
        <w:tc>
          <w:tcPr>
            <w:tcW w:w="3209" w:type="dxa"/>
          </w:tcPr>
          <w:p w14:paraId="0735C756" w14:textId="65E5C7EA" w:rsidR="003D011D" w:rsidRDefault="003D011D" w:rsidP="003D011D">
            <w:r>
              <w:t>Oggetto</w:t>
            </w:r>
          </w:p>
        </w:tc>
        <w:tc>
          <w:tcPr>
            <w:tcW w:w="3210" w:type="dxa"/>
          </w:tcPr>
          <w:p w14:paraId="352CE4CA" w14:textId="197CE953" w:rsidR="003D011D" w:rsidRDefault="003D011D" w:rsidP="003D011D">
            <w:r>
              <w:t>Partecipanti</w:t>
            </w:r>
          </w:p>
        </w:tc>
      </w:tr>
      <w:tr w:rsidR="003D011D" w:rsidRPr="003D011D" w14:paraId="74ABE5C5" w14:textId="77777777" w:rsidTr="003D011D">
        <w:tc>
          <w:tcPr>
            <w:tcW w:w="3209" w:type="dxa"/>
          </w:tcPr>
          <w:p w14:paraId="4240415D" w14:textId="256A8A03" w:rsidR="003D011D" w:rsidRDefault="003D011D" w:rsidP="003D011D">
            <w:r>
              <w:t>01/09/2026 ore 10.</w:t>
            </w:r>
            <w:ins w:id="31" w:author="Simone Pirlo" w:date="2026-08-28T10:58:00Z" w16du:dateUtc="2026-08-28T08:58:00Z">
              <w:r w:rsidR="007B5771">
                <w:t>00</w:t>
              </w:r>
            </w:ins>
            <w:del w:id="32" w:author="Simone Pirlo" w:date="2026-08-28T10:58:00Z" w16du:dateUtc="2026-08-28T08:58:00Z">
              <w:r w:rsidDel="007B5771">
                <w:delText>30</w:delText>
              </w:r>
            </w:del>
          </w:p>
        </w:tc>
        <w:tc>
          <w:tcPr>
            <w:tcW w:w="3209" w:type="dxa"/>
          </w:tcPr>
          <w:p w14:paraId="4D48454D" w14:textId="4CA401A7" w:rsidR="003D011D" w:rsidRDefault="003D011D" w:rsidP="003D011D">
            <w:pPr>
              <w:pStyle w:val="ListParagraph"/>
              <w:numPr>
                <w:ilvl w:val="0"/>
                <w:numId w:val="4"/>
              </w:numPr>
              <w:ind w:left="230" w:hanging="295"/>
            </w:pPr>
            <w:r>
              <w:t>Verifica degli accessi</w:t>
            </w:r>
          </w:p>
          <w:p w14:paraId="17E6FD21" w14:textId="0140E316" w:rsidR="003D011D" w:rsidRPr="003D011D" w:rsidRDefault="003D011D" w:rsidP="003D011D">
            <w:pPr>
              <w:pStyle w:val="ListParagraph"/>
              <w:numPr>
                <w:ilvl w:val="0"/>
                <w:numId w:val="4"/>
              </w:numPr>
              <w:ind w:left="230" w:hanging="295"/>
            </w:pPr>
            <w:r w:rsidRPr="003D011D">
              <w:t xml:space="preserve">Analisi Ambiente AS-IS MIP </w:t>
            </w:r>
            <w:r>
              <w:t>S</w:t>
            </w:r>
            <w:r w:rsidRPr="003D011D">
              <w:t>canner e Pur</w:t>
            </w:r>
            <w:r>
              <w:t>view</w:t>
            </w:r>
          </w:p>
          <w:p w14:paraId="36185AC9" w14:textId="69D46823" w:rsidR="003D011D" w:rsidRDefault="003D011D" w:rsidP="003D011D">
            <w:pPr>
              <w:pStyle w:val="ListParagraph"/>
              <w:numPr>
                <w:ilvl w:val="0"/>
                <w:numId w:val="4"/>
              </w:numPr>
              <w:ind w:left="230" w:hanging="295"/>
            </w:pPr>
            <w:r>
              <w:t>Definizione degli obiettivi</w:t>
            </w:r>
          </w:p>
        </w:tc>
        <w:tc>
          <w:tcPr>
            <w:tcW w:w="3210" w:type="dxa"/>
          </w:tcPr>
          <w:p w14:paraId="5F5FAE3B" w14:textId="1F557A13" w:rsidR="003D011D" w:rsidRPr="003D011D" w:rsidRDefault="003D011D" w:rsidP="003D011D">
            <w:r w:rsidRPr="003D011D">
              <w:t>Team Mediatica, Team MdG ed eventualmente Accenture</w:t>
            </w:r>
          </w:p>
        </w:tc>
      </w:tr>
    </w:tbl>
    <w:p w14:paraId="70F863FF" w14:textId="77777777" w:rsidR="003D011D" w:rsidRPr="003D011D" w:rsidRDefault="003D011D" w:rsidP="003D011D"/>
    <w:p w14:paraId="37609E9F" w14:textId="77777777" w:rsidR="003D011D" w:rsidRPr="003D011D" w:rsidRDefault="003D011D" w:rsidP="003D011D">
      <w:pPr>
        <w:pStyle w:val="Heading1"/>
      </w:pPr>
      <w:bookmarkStart w:id="33" w:name="_Toc160713409"/>
      <w:bookmarkStart w:id="34" w:name="_Toc238745704"/>
      <w:r w:rsidRPr="003D011D">
        <w:t>Allegati</w:t>
      </w:r>
      <w:bookmarkEnd w:id="33"/>
      <w:bookmarkEnd w:id="34"/>
    </w:p>
    <w:p w14:paraId="49CB721B" w14:textId="77777777" w:rsidR="003D011D" w:rsidRPr="003D011D" w:rsidRDefault="003D011D" w:rsidP="003D011D"/>
    <w:p w14:paraId="41ACA18B" w14:textId="77777777" w:rsidR="003D011D" w:rsidRDefault="003D011D" w:rsidP="003D011D"/>
    <w:p w14:paraId="1674EC3B" w14:textId="77777777" w:rsidR="003D011D" w:rsidRDefault="003D011D" w:rsidP="003D011D"/>
    <w:sectPr w:rsidR="003D011D">
      <w:headerReference w:type="default" r:id="rId8"/>
      <w:footerReference w:type="default" r:id="rId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C1988" w14:textId="77777777" w:rsidR="0076781A" w:rsidRDefault="0076781A" w:rsidP="003D011D">
      <w:pPr>
        <w:spacing w:after="0" w:line="240" w:lineRule="auto"/>
      </w:pPr>
      <w:r>
        <w:separator/>
      </w:r>
    </w:p>
  </w:endnote>
  <w:endnote w:type="continuationSeparator" w:id="0">
    <w:p w14:paraId="22F154A1" w14:textId="77777777" w:rsidR="0076781A" w:rsidRDefault="0076781A" w:rsidP="003D01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5060606"/>
      <w:docPartObj>
        <w:docPartGallery w:val="Page Numbers (Bottom of Page)"/>
        <w:docPartUnique/>
      </w:docPartObj>
    </w:sdtPr>
    <w:sdtContent>
      <w:p w14:paraId="5F02B28D" w14:textId="3188E3BD" w:rsidR="003D011D" w:rsidRDefault="003D011D">
        <w:pPr>
          <w:pStyle w:val="Footer"/>
          <w:jc w:val="right"/>
        </w:pPr>
        <w:r>
          <w:fldChar w:fldCharType="begin"/>
        </w:r>
        <w:r>
          <w:instrText>PAGE   \* MERGEFORMAT</w:instrText>
        </w:r>
        <w:r>
          <w:fldChar w:fldCharType="separate"/>
        </w:r>
        <w:r>
          <w:t>2</w:t>
        </w:r>
        <w:r>
          <w:fldChar w:fldCharType="end"/>
        </w:r>
      </w:p>
    </w:sdtContent>
  </w:sdt>
  <w:p w14:paraId="51ABFD32" w14:textId="77777777" w:rsidR="003D011D" w:rsidRDefault="003D01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FD011" w14:textId="77777777" w:rsidR="0076781A" w:rsidRDefault="0076781A" w:rsidP="003D011D">
      <w:pPr>
        <w:spacing w:after="0" w:line="240" w:lineRule="auto"/>
      </w:pPr>
      <w:r>
        <w:separator/>
      </w:r>
    </w:p>
  </w:footnote>
  <w:footnote w:type="continuationSeparator" w:id="0">
    <w:p w14:paraId="044A2A9C" w14:textId="77777777" w:rsidR="0076781A" w:rsidRDefault="0076781A" w:rsidP="003D01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PlainTable4"/>
      <w:tblW w:w="0" w:type="auto"/>
      <w:tblLook w:val="04A0" w:firstRow="1" w:lastRow="0" w:firstColumn="1" w:lastColumn="0" w:noHBand="0" w:noVBand="1"/>
    </w:tblPr>
    <w:tblGrid>
      <w:gridCol w:w="2547"/>
      <w:gridCol w:w="7081"/>
    </w:tblGrid>
    <w:tr w:rsidR="003D011D" w14:paraId="68E74DD9" w14:textId="77777777" w:rsidTr="003D01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162896D6" w14:textId="5271C58A" w:rsidR="003D011D" w:rsidRDefault="003D011D">
          <w:pPr>
            <w:pStyle w:val="Header"/>
          </w:pPr>
          <w:r>
            <w:rPr>
              <w:noProof/>
            </w:rPr>
            <w:drawing>
              <wp:inline distT="0" distB="0" distL="0" distR="0" wp14:anchorId="71B4191E" wp14:editId="5DEE98E2">
                <wp:extent cx="1341120" cy="304800"/>
                <wp:effectExtent l="0" t="0" r="0" b="0"/>
                <wp:docPr id="132896543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65439" name="Immagine 1328965439"/>
                        <pic:cNvPicPr/>
                      </pic:nvPicPr>
                      <pic:blipFill>
                        <a:blip r:embed="rId1">
                          <a:extLst>
                            <a:ext uri="{28A0092B-C50C-407E-A947-70E740481C1C}">
                              <a14:useLocalDpi xmlns:a14="http://schemas.microsoft.com/office/drawing/2010/main" val="0"/>
                            </a:ext>
                          </a:extLst>
                        </a:blip>
                        <a:stretch>
                          <a:fillRect/>
                        </a:stretch>
                      </pic:blipFill>
                      <pic:spPr>
                        <a:xfrm>
                          <a:off x="0" y="0"/>
                          <a:ext cx="1344030" cy="305461"/>
                        </a:xfrm>
                        <a:prstGeom prst="rect">
                          <a:avLst/>
                        </a:prstGeom>
                      </pic:spPr>
                    </pic:pic>
                  </a:graphicData>
                </a:graphic>
              </wp:inline>
            </w:drawing>
          </w:r>
        </w:p>
      </w:tc>
      <w:tc>
        <w:tcPr>
          <w:tcW w:w="7081" w:type="dxa"/>
        </w:tcPr>
        <w:p w14:paraId="2E2F5547" w14:textId="2D022C70" w:rsidR="003D011D" w:rsidRDefault="003D011D" w:rsidP="003D011D">
          <w:pPr>
            <w:pStyle w:val="Header"/>
            <w:jc w:val="right"/>
            <w:cnfStyle w:val="100000000000" w:firstRow="1" w:lastRow="0" w:firstColumn="0" w:lastColumn="0" w:oddVBand="0" w:evenVBand="0" w:oddHBand="0" w:evenHBand="0" w:firstRowFirstColumn="0" w:firstRowLastColumn="0" w:lastRowFirstColumn="0" w:lastRowLastColumn="0"/>
          </w:pPr>
          <w:r>
            <w:t>Meeting del 27/08/2029</w:t>
          </w:r>
        </w:p>
      </w:tc>
    </w:tr>
  </w:tbl>
  <w:p w14:paraId="12FEF274" w14:textId="77777777" w:rsidR="003D011D" w:rsidRDefault="003D01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E1DD8"/>
    <w:multiLevelType w:val="hybridMultilevel"/>
    <w:tmpl w:val="3C3643C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350824E3"/>
    <w:multiLevelType w:val="hybridMultilevel"/>
    <w:tmpl w:val="96E2FF6A"/>
    <w:lvl w:ilvl="0" w:tplc="1A9673DA">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4EF66F23"/>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B7815E5"/>
    <w:multiLevelType w:val="hybridMultilevel"/>
    <w:tmpl w:val="08703356"/>
    <w:lvl w:ilvl="0" w:tplc="1A9673DA">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966421813">
    <w:abstractNumId w:val="0"/>
  </w:num>
  <w:num w:numId="2" w16cid:durableId="12631032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17649527">
    <w:abstractNumId w:val="3"/>
  </w:num>
  <w:num w:numId="4" w16cid:durableId="176253037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mone Pirlo">
    <w15:presenceInfo w15:providerId="AD" w15:userId="S::simone.pirlo@horizonconsulting.com::154e0e0d-f883-4ead-a634-13f72bc3d3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trackRevisions/>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11D"/>
    <w:rsid w:val="001C3D66"/>
    <w:rsid w:val="003D011D"/>
    <w:rsid w:val="005D0415"/>
    <w:rsid w:val="00630A8A"/>
    <w:rsid w:val="006B0F6B"/>
    <w:rsid w:val="00752D65"/>
    <w:rsid w:val="0076781A"/>
    <w:rsid w:val="007B5771"/>
    <w:rsid w:val="00A87DF8"/>
    <w:rsid w:val="00AB55F6"/>
    <w:rsid w:val="00EA50A6"/>
    <w:rsid w:val="00ED17C9"/>
    <w:rsid w:val="00F8519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1946FC"/>
  <w15:chartTrackingRefBased/>
  <w15:docId w15:val="{6B045246-3FCC-45DD-A882-404B0BC75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01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01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01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01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01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01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1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1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1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1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01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01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01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01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01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1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1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11D"/>
    <w:rPr>
      <w:rFonts w:eastAsiaTheme="majorEastAsia" w:cstheme="majorBidi"/>
      <w:color w:val="272727" w:themeColor="text1" w:themeTint="D8"/>
    </w:rPr>
  </w:style>
  <w:style w:type="paragraph" w:styleId="Title">
    <w:name w:val="Title"/>
    <w:basedOn w:val="Normal"/>
    <w:next w:val="Normal"/>
    <w:link w:val="TitleChar"/>
    <w:uiPriority w:val="10"/>
    <w:qFormat/>
    <w:rsid w:val="003D01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1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1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1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11D"/>
    <w:pPr>
      <w:spacing w:before="160"/>
      <w:jc w:val="center"/>
    </w:pPr>
    <w:rPr>
      <w:i/>
      <w:iCs/>
      <w:color w:val="404040" w:themeColor="text1" w:themeTint="BF"/>
    </w:rPr>
  </w:style>
  <w:style w:type="character" w:customStyle="1" w:styleId="QuoteChar">
    <w:name w:val="Quote Char"/>
    <w:basedOn w:val="DefaultParagraphFont"/>
    <w:link w:val="Quote"/>
    <w:uiPriority w:val="29"/>
    <w:rsid w:val="003D011D"/>
    <w:rPr>
      <w:i/>
      <w:iCs/>
      <w:color w:val="404040" w:themeColor="text1" w:themeTint="BF"/>
    </w:rPr>
  </w:style>
  <w:style w:type="paragraph" w:styleId="ListParagraph">
    <w:name w:val="List Paragraph"/>
    <w:basedOn w:val="Normal"/>
    <w:uiPriority w:val="34"/>
    <w:qFormat/>
    <w:rsid w:val="003D011D"/>
    <w:pPr>
      <w:ind w:left="720"/>
      <w:contextualSpacing/>
    </w:pPr>
  </w:style>
  <w:style w:type="character" w:styleId="IntenseEmphasis">
    <w:name w:val="Intense Emphasis"/>
    <w:basedOn w:val="DefaultParagraphFont"/>
    <w:uiPriority w:val="21"/>
    <w:qFormat/>
    <w:rsid w:val="003D011D"/>
    <w:rPr>
      <w:i/>
      <w:iCs/>
      <w:color w:val="0F4761" w:themeColor="accent1" w:themeShade="BF"/>
    </w:rPr>
  </w:style>
  <w:style w:type="paragraph" w:styleId="IntenseQuote">
    <w:name w:val="Intense Quote"/>
    <w:basedOn w:val="Normal"/>
    <w:next w:val="Normal"/>
    <w:link w:val="IntenseQuoteChar"/>
    <w:uiPriority w:val="30"/>
    <w:qFormat/>
    <w:rsid w:val="003D01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011D"/>
    <w:rPr>
      <w:i/>
      <w:iCs/>
      <w:color w:val="0F4761" w:themeColor="accent1" w:themeShade="BF"/>
    </w:rPr>
  </w:style>
  <w:style w:type="character" w:styleId="IntenseReference">
    <w:name w:val="Intense Reference"/>
    <w:basedOn w:val="DefaultParagraphFont"/>
    <w:uiPriority w:val="32"/>
    <w:qFormat/>
    <w:rsid w:val="003D011D"/>
    <w:rPr>
      <w:b/>
      <w:bCs/>
      <w:smallCaps/>
      <w:color w:val="0F4761" w:themeColor="accent1" w:themeShade="BF"/>
      <w:spacing w:val="5"/>
    </w:rPr>
  </w:style>
  <w:style w:type="paragraph" w:styleId="Header">
    <w:name w:val="header"/>
    <w:basedOn w:val="Normal"/>
    <w:link w:val="HeaderChar"/>
    <w:uiPriority w:val="99"/>
    <w:unhideWhenUsed/>
    <w:rsid w:val="003D011D"/>
    <w:pPr>
      <w:tabs>
        <w:tab w:val="center" w:pos="4819"/>
        <w:tab w:val="right" w:pos="9638"/>
      </w:tabs>
      <w:spacing w:after="0" w:line="240" w:lineRule="auto"/>
    </w:pPr>
  </w:style>
  <w:style w:type="character" w:customStyle="1" w:styleId="HeaderChar">
    <w:name w:val="Header Char"/>
    <w:basedOn w:val="DefaultParagraphFont"/>
    <w:link w:val="Header"/>
    <w:uiPriority w:val="99"/>
    <w:rsid w:val="003D011D"/>
  </w:style>
  <w:style w:type="paragraph" w:styleId="Footer">
    <w:name w:val="footer"/>
    <w:basedOn w:val="Normal"/>
    <w:link w:val="FooterChar"/>
    <w:uiPriority w:val="99"/>
    <w:unhideWhenUsed/>
    <w:rsid w:val="003D011D"/>
    <w:pPr>
      <w:tabs>
        <w:tab w:val="center" w:pos="4819"/>
        <w:tab w:val="right" w:pos="9638"/>
      </w:tabs>
      <w:spacing w:after="0" w:line="240" w:lineRule="auto"/>
    </w:pPr>
  </w:style>
  <w:style w:type="character" w:customStyle="1" w:styleId="FooterChar">
    <w:name w:val="Footer Char"/>
    <w:basedOn w:val="DefaultParagraphFont"/>
    <w:link w:val="Footer"/>
    <w:uiPriority w:val="99"/>
    <w:rsid w:val="003D011D"/>
  </w:style>
  <w:style w:type="table" w:styleId="TableGrid">
    <w:name w:val="Table Grid"/>
    <w:basedOn w:val="TableNormal"/>
    <w:uiPriority w:val="39"/>
    <w:rsid w:val="003D01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D011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3D011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3D011D"/>
    <w:pPr>
      <w:spacing w:before="240" w:after="0"/>
      <w:outlineLvl w:val="9"/>
    </w:pPr>
    <w:rPr>
      <w:kern w:val="0"/>
      <w:sz w:val="32"/>
      <w:szCs w:val="32"/>
      <w:lang w:eastAsia="it-IT"/>
      <w14:ligatures w14:val="none"/>
    </w:rPr>
  </w:style>
  <w:style w:type="paragraph" w:styleId="TOC1">
    <w:name w:val="toc 1"/>
    <w:basedOn w:val="Normal"/>
    <w:next w:val="Normal"/>
    <w:autoRedefine/>
    <w:uiPriority w:val="39"/>
    <w:unhideWhenUsed/>
    <w:rsid w:val="003D011D"/>
    <w:pPr>
      <w:spacing w:after="100"/>
    </w:pPr>
  </w:style>
  <w:style w:type="character" w:styleId="Hyperlink">
    <w:name w:val="Hyperlink"/>
    <w:basedOn w:val="DefaultParagraphFont"/>
    <w:uiPriority w:val="99"/>
    <w:unhideWhenUsed/>
    <w:rsid w:val="003D011D"/>
    <w:rPr>
      <w:color w:val="467886" w:themeColor="hyperlink"/>
      <w:u w:val="single"/>
    </w:rPr>
  </w:style>
  <w:style w:type="paragraph" w:styleId="TOC2">
    <w:name w:val="toc 2"/>
    <w:basedOn w:val="Normal"/>
    <w:next w:val="Normal"/>
    <w:autoRedefine/>
    <w:uiPriority w:val="39"/>
    <w:unhideWhenUsed/>
    <w:rsid w:val="003D011D"/>
    <w:pPr>
      <w:spacing w:after="100"/>
      <w:ind w:left="220"/>
    </w:pPr>
  </w:style>
  <w:style w:type="paragraph" w:styleId="Revision">
    <w:name w:val="Revision"/>
    <w:hidden/>
    <w:uiPriority w:val="99"/>
    <w:semiHidden/>
    <w:rsid w:val="00752D6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070FAA-941D-4F9F-A3F5-1654B60516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6</Pages>
  <Words>913</Words>
  <Characters>5206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Mediatica Digital</dc:creator>
  <cp:keywords/>
  <dc:description/>
  <cp:lastModifiedBy>Simone Pirlo</cp:lastModifiedBy>
  <cp:revision>6</cp:revision>
  <dcterms:created xsi:type="dcterms:W3CDTF">2026-08-27T14:20:00Z</dcterms:created>
  <dcterms:modified xsi:type="dcterms:W3CDTF">2026-08-28T09:04:00Z</dcterms:modified>
</cp:coreProperties>
</file>